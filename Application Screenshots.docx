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C2F" w:rsidRDefault="00B10C2F"/>
    <w:p w:rsidR="00B10C2F" w:rsidRPr="00DE4107" w:rsidRDefault="00B10C2F">
      <w:pPr>
        <w:rPr>
          <w:b/>
          <w:rPrChange w:id="0" w:author="Ravina Koladiya" w:date="2019-04-29T22:50:00Z">
            <w:rPr/>
          </w:rPrChange>
        </w:rPr>
      </w:pPr>
      <w:r w:rsidRPr="00DE4107">
        <w:rPr>
          <w:b/>
          <w:rPrChange w:id="1" w:author="Ravina Koladiya" w:date="2019-04-29T22:50:00Z">
            <w:rPr/>
          </w:rPrChange>
        </w:rPr>
        <w:t>Please find below screenshots to see flow of an application:</w:t>
      </w:r>
    </w:p>
    <w:p w:rsidR="00B10C2F" w:rsidRDefault="00B10C2F"/>
    <w:p w:rsidR="00B10C2F" w:rsidRDefault="00B10C2F" w:rsidP="00B10C2F">
      <w:pPr>
        <w:pStyle w:val="ListParagraph"/>
        <w:numPr>
          <w:ilvl w:val="0"/>
          <w:numId w:val="1"/>
        </w:numPr>
      </w:pPr>
      <w:r>
        <w:t>Below web page open when user visit application to login(use “Ravina123” id to login as an admin)</w:t>
      </w:r>
    </w:p>
    <w:p w:rsidR="00AC64F3" w:rsidRDefault="00B10C2F">
      <w:r>
        <w:rPr>
          <w:noProof/>
        </w:rPr>
        <w:drawing>
          <wp:inline distT="0" distB="0" distL="0" distR="0" wp14:anchorId="071C274A" wp14:editId="52E644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2F" w:rsidRDefault="00B10C2F"/>
    <w:p w:rsidR="00B10C2F" w:rsidRDefault="00B10C2F"/>
    <w:p w:rsidR="00B10C2F" w:rsidRDefault="00B10C2F"/>
    <w:p w:rsidR="00B10C2F" w:rsidRDefault="00B10C2F"/>
    <w:p w:rsidR="00B10C2F" w:rsidRDefault="00B10C2F"/>
    <w:p w:rsidR="00B10C2F" w:rsidRDefault="00B10C2F"/>
    <w:p w:rsidR="00B10C2F" w:rsidRDefault="00B10C2F"/>
    <w:p w:rsidR="00B10C2F" w:rsidRDefault="00B10C2F"/>
    <w:p w:rsidR="00B10C2F" w:rsidRDefault="00B10C2F"/>
    <w:p w:rsidR="00B10C2F" w:rsidRDefault="00B10C2F"/>
    <w:p w:rsidR="00B10C2F" w:rsidRDefault="00B10C2F"/>
    <w:p w:rsidR="00B10C2F" w:rsidRDefault="00B10C2F"/>
    <w:p w:rsidR="00B10C2F" w:rsidRDefault="00B10C2F" w:rsidP="00B10C2F">
      <w:pPr>
        <w:pStyle w:val="ListParagraph"/>
        <w:numPr>
          <w:ilvl w:val="0"/>
          <w:numId w:val="1"/>
        </w:numPr>
      </w:pPr>
      <w:r>
        <w:lastRenderedPageBreak/>
        <w:t>Once user login as an admin into the system it will show employees present in database.</w:t>
      </w:r>
    </w:p>
    <w:p w:rsidR="00B10C2F" w:rsidRDefault="00B10C2F" w:rsidP="00B10C2F">
      <w:pPr>
        <w:pStyle w:val="ListParagraph"/>
      </w:pPr>
      <w:r>
        <w:t>And show “Add employee</w:t>
      </w:r>
      <w:proofErr w:type="gramStart"/>
      <w:r>
        <w:t>”(</w:t>
      </w:r>
      <w:proofErr w:type="gramEnd"/>
      <w:r>
        <w:t xml:space="preserve">to add new employee) and “Show All </w:t>
      </w:r>
      <w:proofErr w:type="spellStart"/>
      <w:r>
        <w:t>Employes</w:t>
      </w:r>
      <w:proofErr w:type="spellEnd"/>
      <w:r>
        <w:t>” button</w:t>
      </w:r>
    </w:p>
    <w:p w:rsidR="00A03E96" w:rsidRDefault="00A03E96">
      <w:r>
        <w:rPr>
          <w:noProof/>
        </w:rPr>
        <w:drawing>
          <wp:inline distT="0" distB="0" distL="0" distR="0" wp14:anchorId="32C37706" wp14:editId="29F9CCB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2F" w:rsidRDefault="00B10C2F" w:rsidP="00B10C2F">
      <w:pPr>
        <w:pStyle w:val="ListParagraph"/>
        <w:numPr>
          <w:ilvl w:val="0"/>
          <w:numId w:val="1"/>
        </w:numPr>
      </w:pPr>
      <w:r>
        <w:t>Once user clicks on “Add Employee button” it will open form with fields to add new employee into system.</w:t>
      </w:r>
    </w:p>
    <w:p w:rsidR="00B10C2F" w:rsidRDefault="00A03E96">
      <w:r>
        <w:rPr>
          <w:noProof/>
        </w:rPr>
        <w:drawing>
          <wp:inline distT="0" distB="0" distL="0" distR="0" wp14:anchorId="2DDCA844" wp14:editId="2C509CC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2F" w:rsidRDefault="00B10C2F"/>
    <w:p w:rsidR="00B10C2F" w:rsidRDefault="00B10C2F" w:rsidP="00B10C2F">
      <w:pPr>
        <w:pStyle w:val="ListParagraph"/>
        <w:numPr>
          <w:ilvl w:val="0"/>
          <w:numId w:val="1"/>
        </w:numPr>
      </w:pPr>
      <w:r>
        <w:lastRenderedPageBreak/>
        <w:t xml:space="preserve">When user clicks on “Add Employee button” after filling all details in </w:t>
      </w:r>
      <w:proofErr w:type="gramStart"/>
      <w:r>
        <w:t>form ,</w:t>
      </w:r>
      <w:proofErr w:type="gramEnd"/>
      <w:r>
        <w:t xml:space="preserve"> employee will get added into system and we can show it in all employees section”.</w:t>
      </w:r>
    </w:p>
    <w:p w:rsidR="00A03E96" w:rsidRDefault="00A03E96">
      <w:r>
        <w:rPr>
          <w:noProof/>
        </w:rPr>
        <w:drawing>
          <wp:inline distT="0" distB="0" distL="0" distR="0" wp14:anchorId="0E96345D" wp14:editId="42A446A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2F" w:rsidRDefault="00B10C2F" w:rsidP="00B10C2F">
      <w:pPr>
        <w:pStyle w:val="ListParagraph"/>
        <w:numPr>
          <w:ilvl w:val="0"/>
          <w:numId w:val="1"/>
        </w:numPr>
      </w:pPr>
      <w:r>
        <w:t>When user clicks on any one of “Remove Employee” button it will remove particular employee from system and will get reflected in “all Employees” section.</w:t>
      </w:r>
    </w:p>
    <w:p w:rsidR="00A03E96" w:rsidRDefault="00A03E96">
      <w:r>
        <w:rPr>
          <w:noProof/>
        </w:rPr>
        <w:drawing>
          <wp:inline distT="0" distB="0" distL="0" distR="0" wp14:anchorId="3C86D58A" wp14:editId="0D5BC1C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2F" w:rsidRDefault="00B10C2F"/>
    <w:p w:rsidR="00B10C2F" w:rsidRDefault="00FF1A7E" w:rsidP="00FF1A7E">
      <w:pPr>
        <w:pStyle w:val="ListParagraph"/>
        <w:numPr>
          <w:ilvl w:val="0"/>
          <w:numId w:val="1"/>
        </w:numPr>
      </w:pPr>
      <w:r>
        <w:lastRenderedPageBreak/>
        <w:t>If user clicks on “Show more”</w:t>
      </w:r>
      <w:ins w:id="2" w:author="Ravina Koladiya" w:date="2019-04-29T22:31:00Z">
        <w:r>
          <w:t xml:space="preserve"> button for particular employee it will open below web page t</w:t>
        </w:r>
      </w:ins>
      <w:ins w:id="3" w:author="Ravina Koladiya" w:date="2019-04-29T22:32:00Z">
        <w:r>
          <w:t xml:space="preserve">o show extra </w:t>
        </w:r>
        <w:proofErr w:type="gramStart"/>
        <w:r>
          <w:t>detail</w:t>
        </w:r>
      </w:ins>
      <w:ins w:id="4" w:author="Ravina Koladiya" w:date="2019-04-29T22:33:00Z">
        <w:r>
          <w:t>(</w:t>
        </w:r>
        <w:proofErr w:type="gramEnd"/>
        <w:r>
          <w:t>e.g.  performance,</w:t>
        </w:r>
      </w:ins>
      <w:ins w:id="5" w:author="Ravina Koladiya" w:date="2019-04-29T22:34:00Z">
        <w:r>
          <w:t xml:space="preserve"> </w:t>
        </w:r>
      </w:ins>
      <w:ins w:id="6" w:author="Ravina Koladiya" w:date="2019-04-29T22:33:00Z">
        <w:r>
          <w:t>all feedbacks given by employe</w:t>
        </w:r>
      </w:ins>
      <w:ins w:id="7" w:author="Ravina Koladiya" w:date="2019-04-29T22:34:00Z">
        <w:r>
          <w:t>e</w:t>
        </w:r>
      </w:ins>
      <w:ins w:id="8" w:author="Ravina Koladiya" w:date="2019-04-29T22:33:00Z">
        <w:r>
          <w:t>)</w:t>
        </w:r>
      </w:ins>
      <w:ins w:id="9" w:author="Ravina Koladiya" w:date="2019-04-29T22:32:00Z">
        <w:r>
          <w:t xml:space="preserve"> of particular employee.</w:t>
        </w:r>
      </w:ins>
    </w:p>
    <w:p w:rsidR="00A03E96" w:rsidRDefault="00A03E96">
      <w:pPr>
        <w:rPr>
          <w:ins w:id="10" w:author="Ravina Koladiya" w:date="2019-04-29T22:38:00Z"/>
        </w:rPr>
      </w:pPr>
      <w:r>
        <w:rPr>
          <w:noProof/>
        </w:rPr>
        <w:drawing>
          <wp:inline distT="0" distB="0" distL="0" distR="0" wp14:anchorId="7BC96295" wp14:editId="1E756F2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7E" w:rsidRDefault="00FF1A7E">
      <w:pPr>
        <w:rPr>
          <w:ins w:id="11" w:author="Ravina Koladiya" w:date="2019-04-29T22:38:00Z"/>
        </w:rPr>
      </w:pPr>
    </w:p>
    <w:p w:rsidR="00FF1A7E" w:rsidRDefault="00FF1A7E">
      <w:pPr>
        <w:rPr>
          <w:ins w:id="12" w:author="Ravina Koladiya" w:date="2019-04-29T22:32:00Z"/>
        </w:rPr>
      </w:pPr>
    </w:p>
    <w:p w:rsidR="00FF1A7E" w:rsidRDefault="00FF1A7E" w:rsidP="00FF1A7E">
      <w:pPr>
        <w:pStyle w:val="ListParagraph"/>
        <w:numPr>
          <w:ilvl w:val="0"/>
          <w:numId w:val="1"/>
        </w:numPr>
        <w:pPrChange w:id="13" w:author="Ravina Koladiya" w:date="2019-04-29T22:32:00Z">
          <w:pPr/>
        </w:pPrChange>
      </w:pPr>
      <w:ins w:id="14" w:author="Ravina Koladiya" w:date="2019-04-29T22:32:00Z">
        <w:r>
          <w:t xml:space="preserve">If user clicks on </w:t>
        </w:r>
      </w:ins>
      <w:ins w:id="15" w:author="Ravina Koladiya" w:date="2019-04-29T22:33:00Z">
        <w:r>
          <w:t xml:space="preserve">“Assign Employee for feedback” button to </w:t>
        </w:r>
      </w:ins>
      <w:ins w:id="16" w:author="Ravina Koladiya" w:date="2019-04-29T22:34:00Z">
        <w:r>
          <w:t>assign employee to give feedback for particular employee’s performance</w:t>
        </w:r>
      </w:ins>
      <w:ins w:id="17" w:author="Ravina Koladiya" w:date="2019-04-29T22:35:00Z">
        <w:r>
          <w:t>, it will open below page to select employee.</w:t>
        </w:r>
      </w:ins>
    </w:p>
    <w:p w:rsidR="00FF1A7E" w:rsidRDefault="00FF1A7E">
      <w:pPr>
        <w:rPr>
          <w:ins w:id="18" w:author="Ravina Koladiya" w:date="2019-04-29T22:36:00Z"/>
        </w:rPr>
      </w:pPr>
    </w:p>
    <w:p w:rsidR="00FF1A7E" w:rsidRDefault="00A03E96">
      <w:pPr>
        <w:rPr>
          <w:ins w:id="19" w:author="Ravina Koladiya" w:date="2019-04-29T22:38:00Z"/>
        </w:rPr>
      </w:pPr>
      <w:r>
        <w:rPr>
          <w:noProof/>
        </w:rPr>
        <w:lastRenderedPageBreak/>
        <w:drawing>
          <wp:inline distT="0" distB="0" distL="0" distR="0" wp14:anchorId="60418353" wp14:editId="3C460F3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7E" w:rsidRDefault="00FF1A7E">
      <w:pPr>
        <w:rPr>
          <w:ins w:id="20" w:author="Ravina Koladiya" w:date="2019-04-29T22:36:00Z"/>
        </w:rPr>
      </w:pPr>
    </w:p>
    <w:p w:rsidR="00FF1A7E" w:rsidDel="00FF1A7E" w:rsidRDefault="00FF1A7E" w:rsidP="00FF1A7E">
      <w:pPr>
        <w:pStyle w:val="ListParagraph"/>
        <w:numPr>
          <w:ilvl w:val="0"/>
          <w:numId w:val="1"/>
        </w:numPr>
        <w:rPr>
          <w:del w:id="21" w:author="Ravina Koladiya" w:date="2019-04-29T22:36:00Z"/>
        </w:rPr>
        <w:pPrChange w:id="22" w:author="Ravina Koladiya" w:date="2019-04-29T22:36:00Z">
          <w:pPr/>
        </w:pPrChange>
      </w:pPr>
      <w:ins w:id="23" w:author="Ravina Koladiya" w:date="2019-04-29T22:36:00Z">
        <w:r>
          <w:t xml:space="preserve">When admin </w:t>
        </w:r>
      </w:ins>
      <w:ins w:id="24" w:author="Ravina Koladiya" w:date="2019-04-29T22:37:00Z">
        <w:r>
          <w:t>clicks</w:t>
        </w:r>
      </w:ins>
      <w:ins w:id="25" w:author="Ravina Koladiya" w:date="2019-04-29T22:36:00Z">
        <w:r>
          <w:t xml:space="preserve"> </w:t>
        </w:r>
      </w:ins>
      <w:ins w:id="26" w:author="Ravina Koladiya" w:date="2019-04-29T22:37:00Z">
        <w:r>
          <w:t xml:space="preserve">on “Update Employee” button </w:t>
        </w:r>
      </w:ins>
    </w:p>
    <w:p w:rsidR="00FF1A7E" w:rsidRDefault="00FF1A7E" w:rsidP="00FF1A7E">
      <w:pPr>
        <w:pStyle w:val="ListParagraph"/>
        <w:numPr>
          <w:ilvl w:val="0"/>
          <w:numId w:val="1"/>
        </w:numPr>
        <w:rPr>
          <w:ins w:id="27" w:author="Ravina Koladiya" w:date="2019-04-29T22:36:00Z"/>
        </w:rPr>
        <w:pPrChange w:id="28" w:author="Ravina Koladiya" w:date="2019-04-29T22:36:00Z">
          <w:pPr/>
        </w:pPrChange>
      </w:pPr>
      <w:proofErr w:type="gramStart"/>
      <w:ins w:id="29" w:author="Ravina Koladiya" w:date="2019-04-29T22:37:00Z">
        <w:r>
          <w:t>it</w:t>
        </w:r>
        <w:proofErr w:type="gramEnd"/>
        <w:r>
          <w:t xml:space="preserve"> will open below form with existing details to update particular em</w:t>
        </w:r>
      </w:ins>
      <w:ins w:id="30" w:author="Ravina Koladiya" w:date="2019-04-29T22:39:00Z">
        <w:r>
          <w:t>ployee.</w:t>
        </w:r>
      </w:ins>
    </w:p>
    <w:p w:rsidR="00FF1A7E" w:rsidRDefault="00A03E96">
      <w:r>
        <w:rPr>
          <w:noProof/>
        </w:rPr>
        <w:drawing>
          <wp:inline distT="0" distB="0" distL="0" distR="0" wp14:anchorId="3AE6ADDF" wp14:editId="3A4B4C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7E" w:rsidRDefault="00FF1A7E">
      <w:pPr>
        <w:rPr>
          <w:ins w:id="31" w:author="Ravina Koladiya" w:date="2019-04-29T22:39:00Z"/>
        </w:rPr>
      </w:pPr>
    </w:p>
    <w:p w:rsidR="00FF1A7E" w:rsidRDefault="00FF1A7E">
      <w:pPr>
        <w:rPr>
          <w:ins w:id="32" w:author="Ravina Koladiya" w:date="2019-04-29T22:39:00Z"/>
        </w:rPr>
      </w:pPr>
    </w:p>
    <w:p w:rsidR="00FF1A7E" w:rsidRDefault="00FF1A7E" w:rsidP="00FF1A7E">
      <w:pPr>
        <w:pStyle w:val="ListParagraph"/>
        <w:numPr>
          <w:ilvl w:val="0"/>
          <w:numId w:val="1"/>
        </w:numPr>
        <w:rPr>
          <w:ins w:id="33" w:author="Ravina Koladiya" w:date="2019-04-29T22:39:00Z"/>
        </w:rPr>
        <w:pPrChange w:id="34" w:author="Ravina Koladiya" w:date="2019-04-29T22:39:00Z">
          <w:pPr/>
        </w:pPrChange>
      </w:pPr>
      <w:ins w:id="35" w:author="Ravina Koladiya" w:date="2019-04-29T22:39:00Z">
        <w:r>
          <w:lastRenderedPageBreak/>
          <w:t xml:space="preserve">To login as a user enter </w:t>
        </w:r>
      </w:ins>
      <w:ins w:id="36" w:author="Ravina Koladiya" w:date="2019-04-29T22:40:00Z">
        <w:r>
          <w:t xml:space="preserve">valid </w:t>
        </w:r>
        <w:proofErr w:type="spellStart"/>
        <w:r>
          <w:t>userName</w:t>
        </w:r>
        <w:proofErr w:type="spellEnd"/>
        <w:r>
          <w:t xml:space="preserve"> (e.g. “John123” or “Kat123” if not deleted).</w:t>
        </w:r>
      </w:ins>
    </w:p>
    <w:p w:rsidR="00FF1A7E" w:rsidRDefault="00722057">
      <w:pPr>
        <w:rPr>
          <w:ins w:id="37" w:author="Ravina Koladiya" w:date="2019-04-29T22:40:00Z"/>
        </w:rPr>
      </w:pPr>
      <w:r>
        <w:rPr>
          <w:noProof/>
        </w:rPr>
        <w:drawing>
          <wp:inline distT="0" distB="0" distL="0" distR="0" wp14:anchorId="7533F53B" wp14:editId="20C2527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7E" w:rsidRDefault="00FF1A7E">
      <w:pPr>
        <w:rPr>
          <w:ins w:id="38" w:author="Ravina Koladiya" w:date="2019-04-29T22:40:00Z"/>
        </w:rPr>
      </w:pPr>
    </w:p>
    <w:p w:rsidR="00FF1A7E" w:rsidRDefault="00FF1A7E">
      <w:pPr>
        <w:rPr>
          <w:ins w:id="39" w:author="Ravina Koladiya" w:date="2019-04-29T22:40:00Z"/>
        </w:rPr>
      </w:pPr>
    </w:p>
    <w:p w:rsidR="00FF1A7E" w:rsidRDefault="00FF1A7E">
      <w:pPr>
        <w:rPr>
          <w:ins w:id="40" w:author="Ravina Koladiya" w:date="2019-04-29T22:40:00Z"/>
        </w:rPr>
      </w:pPr>
    </w:p>
    <w:p w:rsidR="00FF1A7E" w:rsidRDefault="00FF1A7E">
      <w:pPr>
        <w:rPr>
          <w:ins w:id="41" w:author="Ravina Koladiya" w:date="2019-04-29T22:40:00Z"/>
        </w:rPr>
      </w:pPr>
    </w:p>
    <w:p w:rsidR="00FF1A7E" w:rsidRDefault="00FF1A7E">
      <w:pPr>
        <w:rPr>
          <w:ins w:id="42" w:author="Ravina Koladiya" w:date="2019-04-29T22:40:00Z"/>
        </w:rPr>
      </w:pPr>
    </w:p>
    <w:p w:rsidR="00FF1A7E" w:rsidRDefault="00FF1A7E">
      <w:pPr>
        <w:rPr>
          <w:ins w:id="43" w:author="Ravina Koladiya" w:date="2019-04-29T22:40:00Z"/>
        </w:rPr>
      </w:pPr>
    </w:p>
    <w:p w:rsidR="00FF1A7E" w:rsidRDefault="00FF1A7E">
      <w:pPr>
        <w:rPr>
          <w:ins w:id="44" w:author="Ravina Koladiya" w:date="2019-04-29T22:40:00Z"/>
        </w:rPr>
      </w:pPr>
    </w:p>
    <w:p w:rsidR="00FF1A7E" w:rsidRDefault="00FF1A7E">
      <w:pPr>
        <w:rPr>
          <w:ins w:id="45" w:author="Ravina Koladiya" w:date="2019-04-29T22:40:00Z"/>
        </w:rPr>
      </w:pPr>
    </w:p>
    <w:p w:rsidR="00FF1A7E" w:rsidRDefault="00FF1A7E">
      <w:pPr>
        <w:rPr>
          <w:ins w:id="46" w:author="Ravina Koladiya" w:date="2019-04-29T22:40:00Z"/>
        </w:rPr>
      </w:pPr>
    </w:p>
    <w:p w:rsidR="00FF1A7E" w:rsidRDefault="00FF1A7E">
      <w:pPr>
        <w:rPr>
          <w:ins w:id="47" w:author="Ravina Koladiya" w:date="2019-04-29T22:40:00Z"/>
        </w:rPr>
      </w:pPr>
    </w:p>
    <w:p w:rsidR="00FF1A7E" w:rsidRDefault="00FF1A7E">
      <w:pPr>
        <w:rPr>
          <w:ins w:id="48" w:author="Ravina Koladiya" w:date="2019-04-29T22:40:00Z"/>
        </w:rPr>
      </w:pPr>
    </w:p>
    <w:p w:rsidR="00FF1A7E" w:rsidRDefault="00FF1A7E">
      <w:pPr>
        <w:rPr>
          <w:ins w:id="49" w:author="Ravina Koladiya" w:date="2019-04-29T22:40:00Z"/>
        </w:rPr>
      </w:pPr>
    </w:p>
    <w:p w:rsidR="00FF1A7E" w:rsidRDefault="00FF1A7E">
      <w:pPr>
        <w:rPr>
          <w:ins w:id="50" w:author="Ravina Koladiya" w:date="2019-04-29T22:40:00Z"/>
        </w:rPr>
      </w:pPr>
    </w:p>
    <w:p w:rsidR="00FF1A7E" w:rsidRDefault="00FF1A7E">
      <w:pPr>
        <w:rPr>
          <w:ins w:id="51" w:author="Ravina Koladiya" w:date="2019-04-29T22:40:00Z"/>
        </w:rPr>
      </w:pPr>
    </w:p>
    <w:p w:rsidR="00FF1A7E" w:rsidRDefault="00FF1A7E">
      <w:pPr>
        <w:rPr>
          <w:ins w:id="52" w:author="Ravina Koladiya" w:date="2019-04-29T22:40:00Z"/>
        </w:rPr>
      </w:pPr>
    </w:p>
    <w:p w:rsidR="00FF1A7E" w:rsidRDefault="00FF1A7E">
      <w:pPr>
        <w:rPr>
          <w:ins w:id="53" w:author="Ravina Koladiya" w:date="2019-04-29T22:40:00Z"/>
        </w:rPr>
      </w:pPr>
    </w:p>
    <w:p w:rsidR="00FF1A7E" w:rsidRDefault="00FF1A7E" w:rsidP="00FF1A7E">
      <w:pPr>
        <w:pStyle w:val="ListParagraph"/>
        <w:numPr>
          <w:ilvl w:val="0"/>
          <w:numId w:val="1"/>
        </w:numPr>
        <w:rPr>
          <w:ins w:id="54" w:author="Ravina Koladiya" w:date="2019-04-29T22:39:00Z"/>
        </w:rPr>
        <w:pPrChange w:id="55" w:author="Ravina Koladiya" w:date="2019-04-29T22:41:00Z">
          <w:pPr/>
        </w:pPrChange>
      </w:pPr>
      <w:ins w:id="56" w:author="Ravina Koladiya" w:date="2019-04-29T22:41:00Z">
        <w:r>
          <w:lastRenderedPageBreak/>
          <w:t>Once user logged in into the system it will show performance and all feedbacks given for his/her performance.</w:t>
        </w:r>
      </w:ins>
    </w:p>
    <w:p w:rsidR="00FF1A7E" w:rsidRDefault="00722057">
      <w:pPr>
        <w:rPr>
          <w:ins w:id="57" w:author="Ravina Koladiya" w:date="2019-04-29T22:42:00Z"/>
        </w:rPr>
      </w:pPr>
      <w:r>
        <w:rPr>
          <w:noProof/>
        </w:rPr>
        <w:drawing>
          <wp:inline distT="0" distB="0" distL="0" distR="0" wp14:anchorId="065631F5" wp14:editId="1245CAE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7E" w:rsidRDefault="00FF1A7E">
      <w:pPr>
        <w:rPr>
          <w:ins w:id="58" w:author="Ravina Koladiya" w:date="2019-04-29T22:42:00Z"/>
        </w:rPr>
      </w:pPr>
    </w:p>
    <w:p w:rsidR="00FF1A7E" w:rsidRDefault="00FF1A7E">
      <w:pPr>
        <w:rPr>
          <w:ins w:id="59" w:author="Ravina Koladiya" w:date="2019-04-29T22:42:00Z"/>
        </w:rPr>
      </w:pPr>
    </w:p>
    <w:p w:rsidR="00FF1A7E" w:rsidRDefault="00FF1A7E">
      <w:pPr>
        <w:rPr>
          <w:ins w:id="60" w:author="Ravina Koladiya" w:date="2019-04-29T22:42:00Z"/>
        </w:rPr>
      </w:pPr>
    </w:p>
    <w:p w:rsidR="00FF1A7E" w:rsidRDefault="00FF1A7E">
      <w:pPr>
        <w:rPr>
          <w:ins w:id="61" w:author="Ravina Koladiya" w:date="2019-04-29T22:42:00Z"/>
        </w:rPr>
      </w:pPr>
    </w:p>
    <w:p w:rsidR="00FF1A7E" w:rsidRDefault="00FF1A7E">
      <w:pPr>
        <w:rPr>
          <w:ins w:id="62" w:author="Ravina Koladiya" w:date="2019-04-29T22:42:00Z"/>
        </w:rPr>
      </w:pPr>
    </w:p>
    <w:p w:rsidR="00DE4107" w:rsidRDefault="00DE4107">
      <w:pPr>
        <w:rPr>
          <w:ins w:id="63" w:author="Ravina Koladiya" w:date="2019-04-29T22:45:00Z"/>
        </w:rPr>
      </w:pPr>
    </w:p>
    <w:p w:rsidR="00DE4107" w:rsidRDefault="00DE4107" w:rsidP="00DE4107">
      <w:pPr>
        <w:pStyle w:val="ListParagraph"/>
        <w:numPr>
          <w:ilvl w:val="0"/>
          <w:numId w:val="1"/>
        </w:numPr>
        <w:rPr>
          <w:ins w:id="64" w:author="Ravina Koladiya" w:date="2019-04-29T22:45:00Z"/>
        </w:rPr>
        <w:pPrChange w:id="65" w:author="Ravina Koladiya" w:date="2019-04-29T22:45:00Z">
          <w:pPr/>
        </w:pPrChange>
      </w:pPr>
      <w:ins w:id="66" w:author="Ravina Koladiya" w:date="2019-04-29T22:45:00Z">
        <w:r>
          <w:t xml:space="preserve">Once user clicks on </w:t>
        </w:r>
      </w:ins>
      <w:ins w:id="67" w:author="Ravina Koladiya" w:date="2019-04-29T22:46:00Z">
        <w:r>
          <w:t xml:space="preserve">“List of performance review requiring </w:t>
        </w:r>
        <w:proofErr w:type="gramStart"/>
        <w:r>
          <w:t>feedback ”</w:t>
        </w:r>
        <w:proofErr w:type="gramEnd"/>
        <w:r>
          <w:t xml:space="preserve"> link it will open below webpage with all employee for which you</w:t>
        </w:r>
      </w:ins>
      <w:ins w:id="68" w:author="Ravina Koladiya" w:date="2019-04-29T22:47:00Z">
        <w:r>
          <w:t>(logged in user)</w:t>
        </w:r>
      </w:ins>
      <w:ins w:id="69" w:author="Ravina Koladiya" w:date="2019-04-29T22:46:00Z">
        <w:r>
          <w:t xml:space="preserve"> need to provide</w:t>
        </w:r>
      </w:ins>
      <w:ins w:id="70" w:author="Ravina Koladiya" w:date="2019-04-29T22:47:00Z">
        <w:r>
          <w:t xml:space="preserve"> feedback.</w:t>
        </w:r>
      </w:ins>
    </w:p>
    <w:p w:rsidR="00DE4107" w:rsidRDefault="00722057">
      <w:pPr>
        <w:rPr>
          <w:ins w:id="71" w:author="Ravina Koladiya" w:date="2019-04-29T22:45:00Z"/>
        </w:rPr>
      </w:pPr>
      <w:r>
        <w:rPr>
          <w:noProof/>
        </w:rPr>
        <w:lastRenderedPageBreak/>
        <w:drawing>
          <wp:inline distT="0" distB="0" distL="0" distR="0" wp14:anchorId="2888A518" wp14:editId="595C6F3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07" w:rsidRDefault="00DE4107">
      <w:pPr>
        <w:rPr>
          <w:ins w:id="72" w:author="Ravina Koladiya" w:date="2019-04-29T22:45:00Z"/>
        </w:rPr>
      </w:pPr>
    </w:p>
    <w:p w:rsidR="00DE4107" w:rsidRDefault="00DE4107" w:rsidP="00DE4107">
      <w:pPr>
        <w:pStyle w:val="ListParagraph"/>
        <w:numPr>
          <w:ilvl w:val="0"/>
          <w:numId w:val="1"/>
        </w:numPr>
        <w:rPr>
          <w:ins w:id="73" w:author="Ravina Koladiya" w:date="2019-04-29T22:45:00Z"/>
        </w:rPr>
        <w:pPrChange w:id="74" w:author="Ravina Koladiya" w:date="2019-04-29T22:47:00Z">
          <w:pPr/>
        </w:pPrChange>
      </w:pPr>
      <w:ins w:id="75" w:author="Ravina Koladiya" w:date="2019-04-29T22:47:00Z">
        <w:r>
          <w:t>When user clicks on “</w:t>
        </w:r>
        <w:proofErr w:type="spellStart"/>
        <w:r>
          <w:t>Guve</w:t>
        </w:r>
        <w:proofErr w:type="spellEnd"/>
        <w:r>
          <w:t xml:space="preserve"> feedback” button it will open below form to add feedback for employee</w:t>
        </w:r>
      </w:ins>
      <w:ins w:id="76" w:author="Ravina Koladiya" w:date="2019-04-29T22:48:00Z">
        <w:r>
          <w:t xml:space="preserve">’s </w:t>
        </w:r>
        <w:proofErr w:type="spellStart"/>
        <w:r>
          <w:t>performace</w:t>
        </w:r>
        <w:proofErr w:type="spellEnd"/>
        <w:r>
          <w:t xml:space="preserve"> review.</w:t>
        </w:r>
      </w:ins>
    </w:p>
    <w:p w:rsidR="00DE4107" w:rsidRDefault="00722057">
      <w:pPr>
        <w:rPr>
          <w:ins w:id="77" w:author="Ravina Koladiya" w:date="2019-04-29T22:48:00Z"/>
        </w:rPr>
      </w:pPr>
      <w:r>
        <w:rPr>
          <w:noProof/>
        </w:rPr>
        <w:drawing>
          <wp:inline distT="0" distB="0" distL="0" distR="0" wp14:anchorId="0163AE48" wp14:editId="7CA3D1A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07" w:rsidRDefault="00DE4107">
      <w:pPr>
        <w:rPr>
          <w:ins w:id="78" w:author="Ravina Koladiya" w:date="2019-04-29T22:48:00Z"/>
        </w:rPr>
      </w:pPr>
    </w:p>
    <w:p w:rsidR="00DE4107" w:rsidRDefault="00DE4107">
      <w:pPr>
        <w:rPr>
          <w:ins w:id="79" w:author="Ravina Koladiya" w:date="2019-04-29T22:48:00Z"/>
        </w:rPr>
      </w:pPr>
    </w:p>
    <w:p w:rsidR="00DE4107" w:rsidRDefault="00DE4107" w:rsidP="00DE4107">
      <w:pPr>
        <w:pStyle w:val="ListParagraph"/>
        <w:numPr>
          <w:ilvl w:val="0"/>
          <w:numId w:val="1"/>
        </w:numPr>
        <w:rPr>
          <w:ins w:id="80" w:author="Ravina Koladiya" w:date="2019-04-29T22:44:00Z"/>
        </w:rPr>
        <w:pPrChange w:id="81" w:author="Ravina Koladiya" w:date="2019-04-29T22:48:00Z">
          <w:pPr/>
        </w:pPrChange>
      </w:pPr>
      <w:ins w:id="82" w:author="Ravina Koladiya" w:date="2019-04-29T22:48:00Z">
        <w:r>
          <w:lastRenderedPageBreak/>
          <w:t>Once user give feedback for particular employee it will remove from list</w:t>
        </w:r>
      </w:ins>
      <w:ins w:id="83" w:author="Ravina Koladiya" w:date="2019-04-29T22:49:00Z">
        <w:r>
          <w:t xml:space="preserve"> one by one.</w:t>
        </w:r>
      </w:ins>
    </w:p>
    <w:p w:rsidR="00722057" w:rsidRDefault="00722057">
      <w:pPr>
        <w:rPr>
          <w:ins w:id="84" w:author="Ravina Koladiya" w:date="2019-04-29T22:44:00Z"/>
        </w:rPr>
      </w:pPr>
      <w:bookmarkStart w:id="85" w:name="_GoBack"/>
      <w:r>
        <w:rPr>
          <w:noProof/>
        </w:rPr>
        <w:drawing>
          <wp:inline distT="0" distB="0" distL="0" distR="0" wp14:anchorId="28E83F72" wp14:editId="47103AD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</w:p>
    <w:p w:rsidR="00DE4107" w:rsidRDefault="00DE4107" w:rsidP="00DE4107">
      <w:pPr>
        <w:pStyle w:val="ListParagraph"/>
        <w:numPr>
          <w:ilvl w:val="0"/>
          <w:numId w:val="1"/>
        </w:numPr>
        <w:pPrChange w:id="86" w:author="Ravina Koladiya" w:date="2019-04-29T22:49:00Z">
          <w:pPr/>
        </w:pPrChange>
      </w:pPr>
      <w:ins w:id="87" w:author="Ravina Koladiya" w:date="2019-04-29T22:49:00Z">
        <w:r>
          <w:t>And you can see changes.</w:t>
        </w:r>
      </w:ins>
      <w:ins w:id="88" w:author="Ravina Koladiya" w:date="2019-04-29T22:50:00Z">
        <w:r>
          <w:t xml:space="preserve"> </w:t>
        </w:r>
      </w:ins>
      <w:ins w:id="89" w:author="Ravina Koladiya" w:date="2019-04-29T22:49:00Z">
        <w:r>
          <w:t>Feedback will get reflected in that employee</w:t>
        </w:r>
      </w:ins>
      <w:ins w:id="90" w:author="Ravina Koladiya" w:date="2019-04-29T22:50:00Z">
        <w:r>
          <w:t>’s feedback list if we login into the system as that employee.</w:t>
        </w:r>
      </w:ins>
    </w:p>
    <w:p w:rsidR="00722057" w:rsidRPr="00B10C2F" w:rsidRDefault="00722057">
      <w:r w:rsidRPr="00B10C2F">
        <w:rPr>
          <w:noProof/>
        </w:rPr>
        <w:drawing>
          <wp:inline distT="0" distB="0" distL="0" distR="0" wp14:anchorId="14DE1A40" wp14:editId="0E1EB92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057" w:rsidRPr="00B10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141D4B"/>
    <w:multiLevelType w:val="hybridMultilevel"/>
    <w:tmpl w:val="9E5CB0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avina Koladiya">
    <w15:presenceInfo w15:providerId="None" w15:userId="Ravina Koladi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E96"/>
    <w:rsid w:val="00722057"/>
    <w:rsid w:val="00A03E96"/>
    <w:rsid w:val="00AC64F3"/>
    <w:rsid w:val="00B10C2F"/>
    <w:rsid w:val="00DE4107"/>
    <w:rsid w:val="00FF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4CD43F-7B87-4914-A559-93C30DE4C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C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Ravina Koladiya</dc:creator>
  <cp:keywords/>
  <dc:description/>
  <cp:lastModifiedBy>Ravina Koladiya</cp:lastModifiedBy>
  <cp:revision>1</cp:revision>
  <dcterms:created xsi:type="dcterms:W3CDTF">2019-04-29T16:12:00Z</dcterms:created>
  <dcterms:modified xsi:type="dcterms:W3CDTF">2019-04-29T17:21:00Z</dcterms:modified>
</cp:coreProperties>
</file>